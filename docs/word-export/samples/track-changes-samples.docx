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Word track-changes samples</w:t>
      </w:r>
    </w:p>
    <w:p>
      <w:pPr>
        <w:pStyle w:val="Heading2"/>
      </w:pPr>
      <w:r>
        <w:t xml:space="preserve">1. Table: text replaced in a cell, row inserted, row deleted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t xml:space="preserve">Metric</w:t>
            </w:r>
          </w:p>
        </w:tc>
        <w:tc>
          <w:tcPr>
            <w:tcW w:type="dxa" w:w="2400"/>
          </w:tcPr>
          <w:p>
            <w:r>
              <w:t xml:space="preserve">Target</w:t>
            </w:r>
          </w:p>
        </w:tc>
      </w:tr>
      <w:tr>
        <w:tc>
          <w:tcPr>
            <w:tcW w:type="dxa" w:w="2400"/>
          </w:tcPr>
          <w:p>
            <w:r>
              <w:t xml:space="preserve">Latency</w:t>
            </w:r>
          </w:p>
        </w:tc>
        <w:tc>
          <w:tcPr>
            <w:tcW w:type="dxa" w:w="2400"/>
          </w:tcPr>
          <w:p>
            <w:del w:id="100" w:author="Alice" w:date="2026-10-13T12:00:00Z">
              <w:r>
                <w:delText xml:space="preserve">300 ms</w:delText>
              </w:r>
            </w:del>
            <w:ins w:id="101" w:author="Alice" w:date="2026-10-13T12:00:00Z">
              <w:r>
                <w:t xml:space="preserve">200 ms</w:t>
              </w:r>
            </w:ins>
          </w:p>
        </w:tc>
      </w:tr>
      <w:tr>
        <w:trPr>
          <w:ins w:id="102" w:author="Bob" w:date="2026-10-13T12:00:00Z"/>
        </w:trPr>
        <w:tc>
          <w:tcPr>
            <w:tcW w:type="dxa" w:w="2400"/>
          </w:tcPr>
          <w:p>
            <w:ins w:id="103" w:author="Bob" w:date="2026-10-13T12:00:00Z">
              <w:r>
                <w:t xml:space="preserve">Error rate</w:t>
              </w:r>
            </w:ins>
          </w:p>
        </w:tc>
        <w:tc>
          <w:tcPr>
            <w:tcW w:type="dxa" w:w="2400"/>
          </w:tcPr>
          <w:p>
            <w:ins w:id="104" w:author="Bob" w:date="2026-10-13T12:00:00Z">
              <w:r>
                <w:t xml:space="preserve">&lt; 0.1%</w:t>
              </w:r>
            </w:ins>
          </w:p>
        </w:tc>
      </w:tr>
      <w:tr>
        <w:trPr>
          <w:del w:id="105" w:author="Carol" w:date="2026-10-13T12:00:00Z"/>
        </w:trPr>
        <w:tc>
          <w:tcPr>
            <w:tcW w:type="dxa" w:w="2400"/>
          </w:tcPr>
          <w:p>
            <w:del w:id="106" w:author="Carol" w:date="2026-10-13T12:00:00Z">
              <w:r>
                <w:delText xml:space="preserve">Throughput</w:delText>
              </w:r>
            </w:del>
          </w:p>
        </w:tc>
        <w:tc>
          <w:tcPr>
            <w:tcW w:type="dxa" w:w="2400"/>
          </w:tcPr>
          <w:p>
            <w:del w:id="107" w:author="Carol" w:date="2026-10-13T12:00:00Z">
              <w:r>
                <w:delText xml:space="preserve">1k rps</w:delText>
              </w:r>
            </w:del>
          </w:p>
        </w:tc>
      </w:tr>
      <w:tr>
        <w:tc>
          <w:tcPr>
            <w:tcW w:type="dxa" w:w="2400"/>
          </w:tcPr>
          <w:p>
            <w:commentRangeStart w:id="5"/>
            <w:r>
              <w:t xml:space="preserve">Uptime</w:t>
            </w:r>
            <w:commentRangeEnd w:id="5"/>
            <w:r>
              <w:commentReference w:id="5"/>
            </w:r>
          </w:p>
        </w:tc>
        <w:tc>
          <w:tcPr>
            <w:tcW w:type="dxa" w:w="2400"/>
          </w:tcPr>
          <w:p>
            <w:r>
              <w:t xml:space="preserve">99.9%</w:t>
            </w:r>
          </w:p>
        </w:tc>
      </w:tr>
    </w:tbl>
    <w:p>
      <w:pPr>
        <w:pStyle w:val="Heading2"/>
      </w:pPr>
      <w:r>
        <w:t xml:space="preserve">2. Table: column inserted (cell insertions)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</w:tcPr>
          <w:p>
            <w:r>
              <w:t xml:space="preserve">Metric</w:t>
            </w:r>
          </w:p>
        </w:tc>
        <w:tc>
          <w:tcPr>
            <w:tcW w:type="dxa" w:w="2400"/>
          </w:tcPr>
          <w:p>
            <w:r>
              <w:t xml:space="preserve">Target</w:t>
            </w:r>
          </w:p>
        </w:tc>
        <w:tc>
          <w:tcPr>
            <w:tcW w:type="dxa" w:w="2400"/>
            <w:cellIns w:id="501" w:author="Bob" w:date="2026-10-13T12:00:00Z"/>
          </w:tcPr>
          <w:p>
            <w:pPr>
              <w:rPr>
                <w:ins w:id="502" w:author="Bob" w:date="2026-10-13T12:00:00Z"/>
              </w:rPr>
            </w:pPr>
            <w:ins w:id="503" w:author="Bob" w:date="2026-10-13T12:00:00Z">
              <w:r>
                <w:t xml:space="preserve">Owner</w:t>
              </w:r>
            </w:ins>
          </w:p>
        </w:tc>
      </w:tr>
      <w:tr>
        <w:tc>
          <w:tcPr>
            <w:tcW w:type="dxa" w:w="2400"/>
          </w:tcPr>
          <w:p>
            <w:r>
              <w:t xml:space="preserve">Latency</w:t>
            </w:r>
          </w:p>
        </w:tc>
        <w:tc>
          <w:tcPr>
            <w:tcW w:type="dxa" w:w="2400"/>
          </w:tcPr>
          <w:p>
            <w:r>
              <w:t xml:space="preserve">200 ms</w:t>
            </w:r>
          </w:p>
        </w:tc>
        <w:tc>
          <w:tcPr>
            <w:tcW w:type="dxa" w:w="2400"/>
            <w:cellIns w:id="504" w:author="Bob" w:date="2026-10-13T12:00:00Z"/>
          </w:tcPr>
          <w:p>
            <w:pPr>
              <w:rPr>
                <w:ins w:id="505" w:author="Bob" w:date="2026-10-13T12:00:00Z"/>
              </w:rPr>
            </w:pPr>
            <w:ins w:id="506" w:author="Bob" w:date="2026-10-13T12:00:00Z">
              <w:r>
                <w:t xml:space="preserve">Infra</w:t>
              </w:r>
            </w:ins>
          </w:p>
        </w:tc>
      </w:tr>
    </w:tbl>
    <w:p>
      <w:pPr>
        <w:pStyle w:val="Heading2"/>
      </w:pPr>
      <w:r>
        <w:t xml:space="preserve">3. Image inserted and image deleted</w:t>
      </w:r>
    </w:p>
    <w:p>
      <w:ins w:id="507" w:author="Carol" w:date="2026-10-13T12:00:00Z">
        <w:r>
          <w:drawing>
            <wp:inline distT="0" distB="0" distL="0" distR="0">
              <wp:extent cx="1524000" cy="762000"/>
              <wp:effectExtent t="0" r="0" b="0" l="0"/>
              <wp:docPr id="1" name="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>
      <w:del w:id="508" w:author="Alice" w:date="2026-10-13T12:00:00Z">
        <w:r>
          <w:drawing>
            <wp:inline distT="0" distB="0" distL="0" distR="0">
              <wp:extent cx="1524000" cy="762000"/>
              <wp:effectExtent t="0" r="0" b="0" l="0"/>
              <wp:docPr id="2" name="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76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>
      <w:pPr>
        <w:pStyle w:val="Heading2"/>
      </w:pPr>
      <w:r>
        <w:t xml:space="preserve">4. Moved paragraph</w:t>
      </w:r>
    </w:p>
    <w:p>
      <w:pPr>
        <w:rPr>
          <w:moveTo w:id="509" w:author="Alice" w:date="2026-10-13T12:00:00Z"/>
        </w:rPr>
      </w:pPr>
      <w:moveToRangeStart w:id="900" w:author="Alice" w:date="2026-10-13T12:00:00Z" w:name="move1"/>
      <w:moveTo w:id="510" w:author="Alice" w:date="2026-10-13T12:00:00Z">
        <w:r>
          <w:t xml:space="preserve">This sentence was moved up.</w:t>
        </w:r>
      </w:moveTo>
      <w:moveToRangeEnd w:id="900"/>
    </w:p>
    <w:p>
      <w:r>
        <w:t xml:space="preserve">First paragraph that stays.</w:t>
      </w:r>
    </w:p>
    <w:p>
      <w:pPr>
        <w:rPr>
          <w:moveFrom w:id="511" w:author="Alice" w:date="2026-10-13T12:00:00Z"/>
        </w:rPr>
      </w:pPr>
      <w:moveFromRangeStart w:id="901" w:author="Alice" w:date="2026-10-13T12:00:00Z" w:name="move1"/>
      <w:moveFrom w:id="512" w:author="Alice" w:date="2026-10-13T12:00:00Z">
        <w:r>
          <w:t xml:space="preserve">This sentence was moved up.</w:t>
        </w:r>
      </w:moveFrom>
      <w:moveFromRangeEnd w:id="901"/>
    </w:p>
    <w:p>
      <w:pPr>
        <w:pStyle w:val="Heading2"/>
      </w:pPr>
      <w:r>
        <w:t xml:space="preserve">5. Formatting changes</w:t>
      </w:r>
    </w:p>
    <w:p>
      <w:r>
        <w:t xml:space="preserve">Plain text, then </w:t>
      </w:r>
      <w:r>
        <w:rPr>
          <w:b/>
          <w:bCs/>
          <w:rPrChange w:id="108" w:author="Bob" w:date="2026-10-13T12:00:00Z">
            <w:rPr>
              <w:b w:val="false"/>
              <w:bCs w:val="false"/>
            </w:rPr>
          </w:rPrChange>
        </w:rPr>
        <w:t xml:space="preserve">newly bold</w:t>
      </w:r>
      <w:r>
        <w:t xml:space="preserve"> text.</w:t>
      </w:r>
    </w:p>
    <w:p>
      <w:pPr>
        <w:pStyle w:val="Heading3"/>
        <w:pPrChange w:id="109" w:author="Alice" w:date="2026-10-13T12:00:00Z">
          <w:pPr/>
        </w:pPrChange>
      </w:pPr>
      <w:r>
        <w:t xml:space="preserve">This paragraph was promoted to a heading</w:t>
      </w:r>
    </w:p>
    <w:p>
      <w:pPr>
        <w:pStyle w:val="Heading2"/>
      </w:pPr>
      <w:r>
        <w:t xml:space="preserve">6. Comments: thread with replies, resolved thread, comment on an insertion</w:t>
      </w:r>
    </w:p>
    <w:p>
      <w:r>
        <w:t xml:space="preserve">Availability target is </w:t>
      </w:r>
      <w:commentRangeStart w:id="0"/>
      <w:commentRangeStart w:id="1"/>
      <w:commentRangeStart w:id="2"/>
      <w:r>
        <w:t xml:space="preserve">99.9%</w:t>
      </w:r>
      <w:commentRangeEnd w:id="0"/>
      <w:commentRangeEnd w:id="1"/>
      <w:commentRangeEnd w:id="2"/>
      <w:r>
        <w:commentReference w:id="0"/>
      </w:r>
      <w:r>
        <w:commentReference w:id="1"/>
      </w:r>
      <w:r>
        <w:commentReference w:id="2"/>
      </w:r>
      <w:r>
        <w:t xml:space="preserve">.</w:t>
      </w:r>
    </w:p>
    <w:p>
      <w:r>
        <w:t xml:space="preserve">The </w:t>
      </w:r>
      <w:commentRangeStart w:id="3"/>
      <w:r>
        <w:t xml:space="preserve">recieve</w:t>
      </w:r>
      <w:commentRangeEnd w:id="3"/>
      <w:r>
        <w:commentReference w:id="3"/>
      </w:r>
      <w:r>
        <w:t xml:space="preserve"> path is idempotent.</w:t>
      </w:r>
    </w:p>
    <w:p>
      <w:r>
        <w:t xml:space="preserve">Retries </w:t>
      </w:r>
      <w:commentRangeStart w:id="4"/>
      <w:ins w:id="110" w:author="Bob" w:date="2026-10-13T12:00:00Z">
        <w:r>
          <w:t xml:space="preserve">with exponential backoff</w:t>
        </w:r>
      </w:ins>
      <w:commentRangeEnd w:id="4"/>
      <w:r>
        <w:commentReference w:id="4"/>
      </w:r>
      <w:r>
        <w:t xml:space="preserve"> are capped at three.</w:t>
      </w:r>
    </w:p>
    <w:p>
      <w:pPr>
        <w:pStyle w:val="Heading2"/>
      </w:pPr>
      <w:r>
        <w:t xml:space="preserve">7. Paragraphs inserted, deleted and merged</w:t>
      </w:r>
    </w:p>
    <w:p>
      <w:pPr>
        <w:rPr>
          <w:ins w:id="111" w:author="Bob" w:date="2026-10-13T12:00:00Z"/>
        </w:rPr>
      </w:pPr>
      <w:ins w:id="112" w:author="Bob" w:date="2026-10-13T12:00:00Z">
        <w:r>
          <w:t xml:space="preserve">An inserted paragraph.</w:t>
        </w:r>
      </w:ins>
    </w:p>
    <w:p>
      <w:pPr>
        <w:rPr>
          <w:del w:id="113" w:author="Carol" w:date="2026-10-13T12:00:00Z"/>
        </w:rPr>
      </w:pPr>
      <w:del w:id="114" w:author="Carol" w:date="2026-10-13T12:00:00Z">
        <w:r>
          <w:delText xml:space="preserve">A deleted paragraph.</w:delText>
        </w:r>
      </w:del>
    </w:p>
    <w:p>
      <w:pPr>
        <w:rPr>
          <w:del w:id="115" w:author="Alice" w:date="2026-10-13T12:00:00Z"/>
        </w:rPr>
      </w:pPr>
      <w:r>
        <w:t xml:space="preserve">These two paragraphs are merged</w:t>
      </w:r>
    </w:p>
    <w:p>
      <w:r>
        <w:t xml:space="preserve">into one when the deleted paragraph mark is accepted.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A" w:author="Alice" w:date="2026-10-13T12:00:00.000Z">
    <w:p w14:paraId="00000001" w14:textId="00000001">
      <w:r>
        <w:t xml:space="preserve">Should we commit to 99.9%?</w:t>
      </w:r>
    </w:p>
  </w:comment>
  <w:comment w:id="1" w:initials="B" w:author="Bob" w:date="2026-10-13T12:00:00.000Z">
    <w:p w14:paraId="00000002" w14:textId="00000002">
      <w:r>
        <w:t xml:space="preserve">I'd rather say 99.5% for v1.</w:t>
      </w:r>
    </w:p>
  </w:comment>
  <w:comment w:id="2" w:initials="C" w:author="Carol" w:date="2026-10-13T12:00:00.000Z">
    <w:p w14:paraId="00000003" w14:textId="00000003">
      <w:r>
        <w:t xml:space="preserve">Agreed, 99.5%.</w:t>
      </w:r>
    </w:p>
  </w:comment>
  <w:comment w:id="3" w:initials="B" w:author="Bob" w:date="2026-10-13T12:00:00.000Z">
    <w:p w14:paraId="00000004" w14:textId="00000004">
      <w:r>
        <w:t xml:space="preserve">Typo fixed.</w:t>
      </w:r>
    </w:p>
  </w:comment>
  <w:comment w:id="4" w:initials="C" w:author="Carol" w:date="2026-10-13T12:00:00.000Z">
    <w:p w14:paraId="00000005" w14:textId="00000005">
      <w:r>
        <w:t xml:space="preserve">Why was this added?</w:t>
      </w:r>
    </w:p>
  </w:comment>
  <w:comment w:id="5" w:initials="A" w:author="Alice" w:date="2026-10-13T12:00:00.000Z">
    <w:p w14:paraId="00000006" w14:textId="00000006">
      <w:r>
        <w:t xml:space="preserve">Cell-level comment inside a table.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w15="http://schemas.microsoft.com/office/word/2012/wordml" mc:Ignorable="w15">
  <w15:commentEx w15:paraId="00000001"/>
  <w15:commentEx w15:paraId="00000002" w15:paraIdParent="00000001"/>
  <w15:commentEx w15:paraId="00000003" w15:paraIdParent="00000001"/>
  <w15:commentEx w15:paraId="00000004" w15:done="1"/>
  <w15:commentEx w15:paraId="00000005"/>
  <w15:commentEx w15:paraId="00000006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theme" Target="theme/theme1.xml"/><Relationship Id="rId9" Type="http://schemas.openxmlformats.org/officeDocument/2006/relationships/image" Target="media/d7276615f71e48d245b70d40692367d4bd98cf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2026-10-14T00:21:35.938Z</dcterms:created>
  <dcterms:modified xsi:type="dcterms:W3CDTF">2026-10-14T00:21:35.944Z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